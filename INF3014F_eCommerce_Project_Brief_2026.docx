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25A37" w14:textId="77777777" w:rsidR="00291329" w:rsidRDefault="00E6770C" w:rsidP="00792F57">
      <w:pPr>
        <w:tabs>
          <w:tab w:val="center" w:pos="4452"/>
        </w:tabs>
        <w:spacing w:after="226" w:line="360" w:lineRule="auto"/>
        <w:ind w:left="0" w:firstLine="0"/>
        <w:jc w:val="left"/>
      </w:pPr>
      <w:r>
        <w:rPr>
          <w:rFonts w:ascii="Times New Roman" w:eastAsia="Times New Roman" w:hAnsi="Times New Roman"/>
          <w:b/>
          <w:sz w:val="48"/>
        </w:rPr>
        <w:t xml:space="preserve"> </w:t>
      </w:r>
      <w:r>
        <w:rPr>
          <w:rFonts w:ascii="Times New Roman" w:eastAsia="Times New Roman" w:hAnsi="Times New Roman"/>
          <w:b/>
          <w:sz w:val="48"/>
        </w:rPr>
        <w:tab/>
      </w:r>
      <w:r>
        <w:rPr>
          <w:rFonts w:cs="Calibri"/>
          <w:noProof/>
        </w:rPr>
        <mc:AlternateContent>
          <mc:Choice Requires="wpg">
            <w:drawing>
              <wp:inline distT="0" distB="0" distL="0" distR="0" wp14:anchorId="4FF88D84" wp14:editId="0D59EE5A">
                <wp:extent cx="1295400" cy="1212850"/>
                <wp:effectExtent l="0" t="0" r="0" b="0"/>
                <wp:docPr id="4031" name="Group 4031" descr="UCT logo march 2007"/>
                <wp:cNvGraphicFramePr/>
                <a:graphic xmlns:a="http://schemas.openxmlformats.org/drawingml/2006/main">
                  <a:graphicData uri="http://schemas.microsoft.com/office/word/2010/wordprocessingGroup">
                    <wpg:wgp>
                      <wpg:cNvGrpSpPr/>
                      <wpg:grpSpPr>
                        <a:xfrm>
                          <a:off x="0" y="0"/>
                          <a:ext cx="1295400" cy="1212850"/>
                          <a:chOff x="0" y="0"/>
                          <a:chExt cx="1295400" cy="1212850"/>
                        </a:xfrm>
                      </wpg:grpSpPr>
                      <wps:wsp>
                        <wps:cNvPr id="183" name="Rectangle 183"/>
                        <wps:cNvSpPr/>
                        <wps:spPr>
                          <a:xfrm>
                            <a:off x="705739" y="629489"/>
                            <a:ext cx="101346" cy="448760"/>
                          </a:xfrm>
                          <a:prstGeom prst="rect">
                            <a:avLst/>
                          </a:prstGeom>
                          <a:ln>
                            <a:noFill/>
                          </a:ln>
                        </wps:spPr>
                        <wps:txbx>
                          <w:txbxContent>
                            <w:p w14:paraId="4A282AB9" w14:textId="77777777" w:rsidR="00291329" w:rsidRDefault="00E6770C">
                              <w:pPr>
                                <w:spacing w:after="160" w:line="259" w:lineRule="auto"/>
                                <w:ind w:left="0" w:firstLine="0"/>
                                <w:jc w:val="left"/>
                              </w:pPr>
                              <w:r>
                                <w:rPr>
                                  <w:rFonts w:ascii="Times New Roman" w:eastAsia="Times New Roman" w:hAnsi="Times New Roman"/>
                                  <w:b/>
                                  <w:sz w:val="48"/>
                                </w:rPr>
                                <w:t xml:space="preserve"> </w:t>
                              </w:r>
                            </w:p>
                          </w:txbxContent>
                        </wps:txbx>
                        <wps:bodyPr horzOverflow="overflow" vert="horz" lIns="0" tIns="0" rIns="0" bIns="0" rtlCol="0">
                          <a:noAutofit/>
                        </wps:bodyPr>
                      </wps:wsp>
                      <pic:pic xmlns:pic="http://schemas.openxmlformats.org/drawingml/2006/picture">
                        <pic:nvPicPr>
                          <pic:cNvPr id="537" name="Picture 537"/>
                          <pic:cNvPicPr/>
                        </pic:nvPicPr>
                        <pic:blipFill>
                          <a:blip r:embed="rId5"/>
                          <a:stretch>
                            <a:fillRect/>
                          </a:stretch>
                        </pic:blipFill>
                        <pic:spPr>
                          <a:xfrm>
                            <a:off x="0" y="0"/>
                            <a:ext cx="1295400" cy="1212850"/>
                          </a:xfrm>
                          <a:prstGeom prst="rect">
                            <a:avLst/>
                          </a:prstGeom>
                        </pic:spPr>
                      </pic:pic>
                    </wpg:wgp>
                  </a:graphicData>
                </a:graphic>
              </wp:inline>
            </w:drawing>
          </mc:Choice>
          <mc:Fallback>
            <w:pict>
              <v:group w14:anchorId="4FF88D84" id="Group 4031" o:spid="_x0000_s1026" alt="UCT logo march 2007" style="width:102pt;height:95.5pt;mso-position-horizontal-relative:char;mso-position-vertical-relative:line" coordsize="12954,121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">
                <v:rect id="Rectangle 183" o:spid="_x0000_s1027" style="position:absolute;left:7057;top:6294;width:1013;height:4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4A282AB9" w14:textId="77777777" w:rsidR="00291329" w:rsidRDefault="00E6770C">
                        <w:pPr>
                          <w:spacing w:after="160" w:line="259" w:lineRule="auto"/>
                          <w:ind w:left="0" w:firstLine="0"/>
                          <w:jc w:val="left"/>
                        </w:pPr>
                        <w:r>
                          <w:rPr>
                            <w:rFonts w:ascii="Times New Roman" w:eastAsia="Times New Roman" w:hAnsi="Times New Roman"/>
                            <w:b/>
                            <w:sz w:val="4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7" o:spid="_x0000_s1028" type="#_x0000_t75" style="position:absolute;width:12954;height:12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">
                  <v:imagedata r:id="rId6" o:title=""/>
                </v:shape>
                <w10:anchorlock/>
              </v:group>
            </w:pict>
          </mc:Fallback>
        </mc:AlternateContent>
      </w:r>
      <w:r>
        <w:rPr>
          <w:rFonts w:ascii="Times New Roman" w:eastAsia="Times New Roman" w:hAnsi="Times New Roman"/>
          <w:sz w:val="24"/>
        </w:rPr>
        <w:t xml:space="preserve"> </w:t>
      </w:r>
    </w:p>
    <w:p w14:paraId="565BBEF4" w14:textId="77777777" w:rsidR="00291329" w:rsidRDefault="00E6770C" w:rsidP="00792F57">
      <w:pPr>
        <w:pBdr>
          <w:top w:val="single" w:sz="4" w:space="0" w:color="000000"/>
          <w:left w:val="single" w:sz="4" w:space="0" w:color="000000"/>
          <w:bottom w:val="single" w:sz="4" w:space="0" w:color="000000"/>
          <w:right w:val="single" w:sz="4" w:space="0" w:color="000000"/>
        </w:pBdr>
        <w:spacing w:line="360" w:lineRule="auto"/>
        <w:ind w:left="0" w:right="5" w:firstLine="0"/>
        <w:jc w:val="center"/>
      </w:pPr>
      <w:r>
        <w:rPr>
          <w:rFonts w:ascii="Cambria" w:eastAsia="Cambria" w:hAnsi="Cambria" w:cs="Cambria"/>
          <w:b/>
          <w:sz w:val="48"/>
        </w:rPr>
        <w:t xml:space="preserve">Individual Project Brief  </w:t>
      </w:r>
    </w:p>
    <w:p w14:paraId="18B981B7" w14:textId="732C4643" w:rsidR="00291329" w:rsidRDefault="00E6770C" w:rsidP="00792F57">
      <w:pPr>
        <w:pBdr>
          <w:top w:val="single" w:sz="4" w:space="0" w:color="000000"/>
          <w:left w:val="single" w:sz="4" w:space="0" w:color="000000"/>
          <w:bottom w:val="single" w:sz="4" w:space="0" w:color="000000"/>
          <w:right w:val="single" w:sz="4" w:space="0" w:color="000000"/>
        </w:pBdr>
        <w:spacing w:after="50" w:line="360" w:lineRule="auto"/>
        <w:ind w:left="0" w:right="5" w:firstLine="0"/>
        <w:jc w:val="center"/>
      </w:pPr>
      <w:r>
        <w:rPr>
          <w:rFonts w:ascii="Cambria" w:eastAsia="Cambria" w:hAnsi="Cambria" w:cs="Cambria"/>
          <w:b/>
          <w:sz w:val="36"/>
        </w:rPr>
        <w:t xml:space="preserve">INF3014F - 2026 </w:t>
      </w:r>
    </w:p>
    <w:p w14:paraId="1FB2129D" w14:textId="77777777" w:rsidR="00291329" w:rsidRDefault="00E6770C" w:rsidP="00792F57">
      <w:pPr>
        <w:spacing w:line="360" w:lineRule="auto"/>
        <w:ind w:left="0" w:firstLine="0"/>
        <w:jc w:val="left"/>
      </w:pPr>
      <w:r>
        <w:rPr>
          <w:rFonts w:ascii="Times New Roman" w:eastAsia="Times New Roman" w:hAnsi="Times New Roman"/>
          <w:b/>
          <w:sz w:val="28"/>
        </w:rPr>
        <w:t xml:space="preserve"> </w:t>
      </w:r>
      <w:r>
        <w:rPr>
          <w:rFonts w:ascii="Times New Roman" w:eastAsia="Times New Roman" w:hAnsi="Times New Roman"/>
          <w:b/>
          <w:sz w:val="16"/>
        </w:rPr>
        <w:t xml:space="preserve"> </w:t>
      </w:r>
    </w:p>
    <w:p w14:paraId="0D80CF4E" w14:textId="77777777" w:rsidR="00291329" w:rsidRDefault="00E6770C" w:rsidP="00792F57">
      <w:pPr>
        <w:pStyle w:val="Heading1"/>
        <w:spacing w:line="360" w:lineRule="auto"/>
        <w:ind w:left="-5"/>
      </w:pPr>
      <w:r>
        <w:t xml:space="preserve">Overview </w:t>
      </w:r>
    </w:p>
    <w:p w14:paraId="355C1EFC" w14:textId="4500BBDE" w:rsidR="00291329" w:rsidRDefault="00E6770C" w:rsidP="00792F57">
      <w:pPr>
        <w:spacing w:line="360" w:lineRule="auto"/>
        <w:ind w:left="-5"/>
      </w:pPr>
      <w:r>
        <w:t>This is an individual project. Each student must come up with an idea for a</w:t>
      </w:r>
      <w:r>
        <w:rPr>
          <w:color w:val="FF0000"/>
        </w:rPr>
        <w:t xml:space="preserve"> </w:t>
      </w:r>
      <w:r>
        <w:rPr>
          <w:rFonts w:cs="Calibri"/>
          <w:b/>
          <w:color w:val="FF0000"/>
        </w:rPr>
        <w:t>Social Impact eCommerce Solution in South Africa</w:t>
      </w:r>
      <w:r>
        <w:t xml:space="preserve">, draw up a convincing Business Canvas, design a brief user targeted UX analysis, and design a wireframe of the final eCommerce website, specifically for the landing page and two product pages at minimum, and build a web application that allows a user to complete a transaction (e.g. placing an order for a product/service specified) excluding the link to a payment gateway. </w:t>
      </w:r>
    </w:p>
    <w:p w14:paraId="76718638" w14:textId="69D7E46C" w:rsidR="006D5258" w:rsidRDefault="00E6770C" w:rsidP="00792F57">
      <w:pPr>
        <w:spacing w:line="360" w:lineRule="auto"/>
        <w:ind w:left="-5"/>
      </w:pPr>
      <w:r>
        <w:t>The deadlines for submissions of the Business Canvas, UX Report, Wireframe, and web application/ecommerce website is 20</w:t>
      </w:r>
      <w:r>
        <w:rPr>
          <w:vertAlign w:val="superscript"/>
        </w:rPr>
        <w:t>th</w:t>
      </w:r>
      <w:r>
        <w:t xml:space="preserve"> April 2026. The submissions will be electronic via Amathuba, under assignments.   </w:t>
      </w:r>
    </w:p>
    <w:p w14:paraId="0EFD1CE9" w14:textId="1A52D4B0" w:rsidR="006D5258" w:rsidRDefault="006D5258" w:rsidP="00792F57">
      <w:pPr>
        <w:spacing w:line="360" w:lineRule="auto"/>
        <w:ind w:left="-5"/>
      </w:pPr>
      <w:r>
        <w:t xml:space="preserve">Make sure you also carefully review the published marking guide to make sure you have a full picture of the project requirements. </w:t>
      </w:r>
    </w:p>
    <w:p w14:paraId="49DE97C8" w14:textId="77777777" w:rsidR="00291329" w:rsidRDefault="00E6770C" w:rsidP="00792F57">
      <w:pPr>
        <w:spacing w:line="360" w:lineRule="auto"/>
        <w:ind w:left="0" w:firstLine="0"/>
        <w:jc w:val="left"/>
      </w:pPr>
      <w:r>
        <w:t xml:space="preserve"> </w:t>
      </w:r>
    </w:p>
    <w:p w14:paraId="7B71B8CE" w14:textId="77777777" w:rsidR="00291329" w:rsidRDefault="00E6770C" w:rsidP="00792F57">
      <w:pPr>
        <w:pStyle w:val="Heading1"/>
        <w:spacing w:line="360" w:lineRule="auto"/>
        <w:ind w:left="-5"/>
      </w:pPr>
      <w:r>
        <w:t xml:space="preserve">The Project </w:t>
      </w:r>
    </w:p>
    <w:p w14:paraId="2EB16CD1" w14:textId="36E0A9A3" w:rsidR="001661B6" w:rsidRDefault="001661B6" w:rsidP="00792F57">
      <w:pPr>
        <w:spacing w:line="360" w:lineRule="auto"/>
        <w:ind w:left="0" w:firstLine="0"/>
        <w:jc w:val="left"/>
      </w:pPr>
      <w:r>
        <w:t>Identify a real-world social challenge in South Africa and design an e-commerce solution that addresses it through a product or service.</w:t>
      </w:r>
    </w:p>
    <w:p w14:paraId="67A8515D" w14:textId="77777777" w:rsidR="001661B6" w:rsidRDefault="001661B6" w:rsidP="00792F57">
      <w:pPr>
        <w:spacing w:line="360" w:lineRule="auto"/>
        <w:ind w:left="0" w:firstLine="0"/>
        <w:jc w:val="left"/>
      </w:pPr>
      <w:r>
        <w:t>Your solution must demonstrate:</w:t>
      </w:r>
    </w:p>
    <w:p w14:paraId="041A84C2" w14:textId="77777777" w:rsidR="001661B6" w:rsidRDefault="001661B6" w:rsidP="00792F57">
      <w:pPr>
        <w:pStyle w:val="ListParagraph"/>
        <w:numPr>
          <w:ilvl w:val="0"/>
          <w:numId w:val="3"/>
        </w:numPr>
        <w:spacing w:line="360" w:lineRule="auto"/>
        <w:jc w:val="left"/>
      </w:pPr>
      <w:r>
        <w:t>Entrepreneurial thinking</w:t>
      </w:r>
    </w:p>
    <w:p w14:paraId="73B984A1" w14:textId="77777777" w:rsidR="001661B6" w:rsidRDefault="001661B6" w:rsidP="00792F57">
      <w:pPr>
        <w:pStyle w:val="ListParagraph"/>
        <w:numPr>
          <w:ilvl w:val="0"/>
          <w:numId w:val="3"/>
        </w:numPr>
        <w:spacing w:line="360" w:lineRule="auto"/>
        <w:jc w:val="left"/>
      </w:pPr>
      <w:r>
        <w:t>Clear value creation</w:t>
      </w:r>
    </w:p>
    <w:p w14:paraId="2775FE28" w14:textId="133F9D88" w:rsidR="00291329" w:rsidRDefault="001661B6" w:rsidP="00792F57">
      <w:pPr>
        <w:pStyle w:val="ListParagraph"/>
        <w:numPr>
          <w:ilvl w:val="0"/>
          <w:numId w:val="3"/>
        </w:numPr>
        <w:spacing w:line="360" w:lineRule="auto"/>
        <w:jc w:val="left"/>
      </w:pPr>
      <w:r>
        <w:t>A viable e-business model that includes a clear transactional component (buy, sell, book, or place an order)</w:t>
      </w:r>
    </w:p>
    <w:p w14:paraId="08A6D9C6" w14:textId="77777777" w:rsidR="00792F57" w:rsidRDefault="00792F57" w:rsidP="00792F57">
      <w:pPr>
        <w:spacing w:line="360" w:lineRule="auto"/>
        <w:jc w:val="left"/>
      </w:pPr>
    </w:p>
    <w:p w14:paraId="74A40591" w14:textId="1262AAE8" w:rsidR="00291329" w:rsidRDefault="00E6770C" w:rsidP="00792F57">
      <w:pPr>
        <w:spacing w:line="360" w:lineRule="auto"/>
        <w:ind w:left="-5"/>
      </w:pPr>
      <w:r>
        <w:t xml:space="preserve">A business canvas </w:t>
      </w:r>
      <w:hyperlink r:id="rId7">
        <w:r w:rsidR="00291329">
          <w:t>(</w:t>
        </w:r>
      </w:hyperlink>
      <w:hyperlink r:id="rId8">
        <w:r w:rsidR="00291329">
          <w:rPr>
            <w:color w:val="0000FF"/>
            <w:u w:val="single" w:color="0000FF"/>
          </w:rPr>
          <w:t>https://medium.com/seed</w:t>
        </w:r>
      </w:hyperlink>
      <w:hyperlink r:id="rId9">
        <w:r w:rsidR="00291329">
          <w:rPr>
            <w:color w:val="0000FF"/>
            <w:u w:val="single" w:color="0000FF"/>
          </w:rPr>
          <w:t>-</w:t>
        </w:r>
      </w:hyperlink>
      <w:hyperlink r:id="rId10">
        <w:r w:rsidR="00291329">
          <w:rPr>
            <w:color w:val="0000FF"/>
            <w:u w:val="single" w:color="0000FF"/>
          </w:rPr>
          <w:t>digital/how</w:t>
        </w:r>
      </w:hyperlink>
      <w:hyperlink r:id="rId11">
        <w:r w:rsidR="00291329">
          <w:rPr>
            <w:color w:val="0000FF"/>
            <w:u w:val="single" w:color="0000FF"/>
          </w:rPr>
          <w:t>-</w:t>
        </w:r>
      </w:hyperlink>
      <w:hyperlink r:id="rId12">
        <w:r w:rsidR="00291329">
          <w:rPr>
            <w:color w:val="0000FF"/>
            <w:u w:val="single" w:color="0000FF"/>
          </w:rPr>
          <w:t>to</w:t>
        </w:r>
      </w:hyperlink>
      <w:hyperlink r:id="rId13">
        <w:r w:rsidR="00291329">
          <w:rPr>
            <w:color w:val="0000FF"/>
            <w:u w:val="single" w:color="0000FF"/>
          </w:rPr>
          <w:t>-</w:t>
        </w:r>
      </w:hyperlink>
      <w:hyperlink r:id="rId14">
        <w:r w:rsidR="00291329">
          <w:rPr>
            <w:color w:val="0000FF"/>
            <w:u w:val="single" w:color="0000FF"/>
          </w:rPr>
          <w:t>business</w:t>
        </w:r>
      </w:hyperlink>
      <w:hyperlink r:id="rId15">
        <w:r w:rsidR="00291329">
          <w:rPr>
            <w:color w:val="0000FF"/>
            <w:u w:val="single" w:color="0000FF"/>
          </w:rPr>
          <w:t>-</w:t>
        </w:r>
      </w:hyperlink>
      <w:hyperlink r:id="rId16">
        <w:r w:rsidR="00291329">
          <w:rPr>
            <w:color w:val="0000FF"/>
            <w:u w:val="single" w:color="0000FF"/>
          </w:rPr>
          <w:t>model</w:t>
        </w:r>
      </w:hyperlink>
      <w:hyperlink r:id="rId17">
        <w:r w:rsidR="00291329">
          <w:rPr>
            <w:color w:val="0000FF"/>
            <w:u w:val="single" w:color="0000FF"/>
          </w:rPr>
          <w:t>-</w:t>
        </w:r>
      </w:hyperlink>
      <w:hyperlink r:id="rId18">
        <w:r w:rsidR="00291329">
          <w:rPr>
            <w:color w:val="0000FF"/>
            <w:u w:val="single" w:color="0000FF"/>
          </w:rPr>
          <w:t>canvas</w:t>
        </w:r>
      </w:hyperlink>
      <w:hyperlink r:id="rId19">
        <w:r w:rsidR="00291329">
          <w:rPr>
            <w:color w:val="0000FF"/>
            <w:u w:val="single" w:color="0000FF"/>
          </w:rPr>
          <w:t>-</w:t>
        </w:r>
      </w:hyperlink>
      <w:hyperlink r:id="rId20">
        <w:r w:rsidR="00291329">
          <w:rPr>
            <w:color w:val="0000FF"/>
            <w:u w:val="single" w:color="0000FF"/>
          </w:rPr>
          <w:t>explained</w:t>
        </w:r>
      </w:hyperlink>
      <w:hyperlink r:id="rId21">
        <w:r w:rsidR="00291329">
          <w:rPr>
            <w:color w:val="0000FF"/>
            <w:u w:val="single" w:color="0000FF"/>
          </w:rPr>
          <w:t>-</w:t>
        </w:r>
      </w:hyperlink>
      <w:hyperlink r:id="rId22">
        <w:r w:rsidR="00291329">
          <w:rPr>
            <w:color w:val="0000FF"/>
            <w:u w:val="single" w:color="0000FF"/>
          </w:rPr>
          <w:t>ad3676b6fe4a</w:t>
        </w:r>
      </w:hyperlink>
      <w:hyperlink r:id="rId23">
        <w:r w:rsidR="00291329">
          <w:t>)</w:t>
        </w:r>
      </w:hyperlink>
      <w:r>
        <w:t xml:space="preserve"> must be drawn up together with a UX report and a wireframe of a website developed to cater to this business using skills garnered in your tutorials. Ideally, this idea can be taken forward after the project. </w:t>
      </w:r>
    </w:p>
    <w:p w14:paraId="4E249A63" w14:textId="77777777" w:rsidR="00222A59" w:rsidRDefault="00222A59" w:rsidP="00792F57">
      <w:pPr>
        <w:spacing w:line="360" w:lineRule="auto"/>
        <w:ind w:left="-5"/>
      </w:pPr>
    </w:p>
    <w:p w14:paraId="0E9EF0F5" w14:textId="2EAD6C68" w:rsidR="00222A59" w:rsidRPr="00222A59" w:rsidRDefault="00222A59" w:rsidP="00792F57">
      <w:pPr>
        <w:spacing w:line="360" w:lineRule="auto"/>
        <w:ind w:left="-5"/>
        <w:rPr>
          <w:b/>
          <w:bCs/>
          <w:sz w:val="24"/>
        </w:rPr>
      </w:pPr>
      <w:r>
        <w:rPr>
          <w:b/>
          <w:bCs/>
          <w:sz w:val="24"/>
        </w:rPr>
        <w:t>Suggested Focus Areas:</w:t>
      </w:r>
    </w:p>
    <w:p w14:paraId="53767EFD" w14:textId="53FEB6E2" w:rsidR="00291329" w:rsidRDefault="00222A59" w:rsidP="00792F57">
      <w:pPr>
        <w:spacing w:line="360" w:lineRule="auto"/>
        <w:ind w:left="0" w:firstLine="0"/>
        <w:jc w:val="left"/>
      </w:pPr>
      <w:r>
        <w:lastRenderedPageBreak/>
        <w:t xml:space="preserve">Township and Informal Economy </w:t>
      </w:r>
    </w:p>
    <w:p w14:paraId="6B1AD0B8" w14:textId="0869B71B" w:rsidR="00222A59" w:rsidRPr="00222A59" w:rsidRDefault="00222A59" w:rsidP="00792F57">
      <w:pPr>
        <w:pStyle w:val="ListParagraph"/>
        <w:numPr>
          <w:ilvl w:val="0"/>
          <w:numId w:val="3"/>
        </w:numPr>
        <w:spacing w:line="360" w:lineRule="auto"/>
        <w:jc w:val="left"/>
        <w:rPr>
          <w:lang w:val="en-ZA"/>
        </w:rPr>
      </w:pPr>
      <w:r>
        <w:rPr>
          <w:lang w:val="en-ZA"/>
        </w:rPr>
        <w:t>Digitising spaza shops</w:t>
      </w:r>
    </w:p>
    <w:p w14:paraId="7EC61448" w14:textId="3FA634C4" w:rsidR="00222A59" w:rsidRPr="00222A59" w:rsidRDefault="00222A59" w:rsidP="00792F57">
      <w:pPr>
        <w:pStyle w:val="ListParagraph"/>
        <w:numPr>
          <w:ilvl w:val="0"/>
          <w:numId w:val="3"/>
        </w:numPr>
        <w:spacing w:line="360" w:lineRule="auto"/>
        <w:jc w:val="left"/>
        <w:rPr>
          <w:lang w:val="en-ZA"/>
        </w:rPr>
      </w:pPr>
      <w:r>
        <w:rPr>
          <w:lang w:val="en-ZA"/>
        </w:rPr>
        <w:t>Platforms for local artisans</w:t>
      </w:r>
    </w:p>
    <w:p w14:paraId="10050E83" w14:textId="2852B148" w:rsidR="00222A59" w:rsidRPr="00222A59" w:rsidRDefault="00222A59" w:rsidP="00792F57">
      <w:pPr>
        <w:pStyle w:val="ListParagraph"/>
        <w:numPr>
          <w:ilvl w:val="0"/>
          <w:numId w:val="3"/>
        </w:numPr>
        <w:spacing w:line="360" w:lineRule="auto"/>
        <w:jc w:val="left"/>
        <w:rPr>
          <w:lang w:val="en-ZA"/>
        </w:rPr>
      </w:pPr>
      <w:r>
        <w:rPr>
          <w:lang w:val="en-ZA"/>
        </w:rPr>
        <w:t>Street vendor ordering systems</w:t>
      </w:r>
    </w:p>
    <w:p w14:paraId="5DA16188" w14:textId="158DA276" w:rsidR="00222A59" w:rsidRPr="00222A59" w:rsidRDefault="00222A59" w:rsidP="00792F57">
      <w:pPr>
        <w:spacing w:line="360" w:lineRule="auto"/>
        <w:ind w:left="0" w:firstLine="0"/>
        <w:jc w:val="left"/>
        <w:rPr>
          <w:lang w:val="en-ZA"/>
        </w:rPr>
      </w:pPr>
      <w:r>
        <w:rPr>
          <w:lang w:val="en-ZA"/>
        </w:rPr>
        <w:t>Agriculture &amp; Food Systems</w:t>
      </w:r>
    </w:p>
    <w:p w14:paraId="13278C7B" w14:textId="77777777" w:rsidR="00222A59" w:rsidRPr="00222A59" w:rsidRDefault="00222A59" w:rsidP="00792F57">
      <w:pPr>
        <w:numPr>
          <w:ilvl w:val="0"/>
          <w:numId w:val="5"/>
        </w:numPr>
        <w:spacing w:line="360" w:lineRule="auto"/>
        <w:jc w:val="left"/>
        <w:rPr>
          <w:lang w:val="en-ZA"/>
        </w:rPr>
      </w:pPr>
      <w:r>
        <w:rPr>
          <w:lang w:val="en-ZA"/>
        </w:rPr>
        <w:t>Farm-to-consumer marketplaces</w:t>
      </w:r>
    </w:p>
    <w:p w14:paraId="6F44F7A3" w14:textId="77777777" w:rsidR="00222A59" w:rsidRPr="00222A59" w:rsidRDefault="00222A59" w:rsidP="00792F57">
      <w:pPr>
        <w:numPr>
          <w:ilvl w:val="0"/>
          <w:numId w:val="5"/>
        </w:numPr>
        <w:spacing w:line="360" w:lineRule="auto"/>
        <w:jc w:val="left"/>
        <w:rPr>
          <w:lang w:val="en-ZA"/>
        </w:rPr>
      </w:pPr>
      <w:r>
        <w:rPr>
          <w:lang w:val="en-ZA"/>
        </w:rPr>
        <w:t>Fresh produce delivery platforms</w:t>
      </w:r>
    </w:p>
    <w:p w14:paraId="43DD27D1" w14:textId="77777777" w:rsidR="00222A59" w:rsidRPr="00222A59" w:rsidRDefault="00222A59" w:rsidP="00792F57">
      <w:pPr>
        <w:numPr>
          <w:ilvl w:val="0"/>
          <w:numId w:val="5"/>
        </w:numPr>
        <w:spacing w:line="360" w:lineRule="auto"/>
        <w:jc w:val="left"/>
        <w:rPr>
          <w:lang w:val="en-ZA"/>
        </w:rPr>
      </w:pPr>
      <w:r>
        <w:rPr>
          <w:lang w:val="en-ZA"/>
        </w:rPr>
        <w:t>Small-scale farmer support systems</w:t>
      </w:r>
    </w:p>
    <w:p w14:paraId="3F4FD69E" w14:textId="77777777" w:rsidR="00222A59" w:rsidRPr="00222A59" w:rsidRDefault="00222A59" w:rsidP="00792F57">
      <w:pPr>
        <w:spacing w:line="360" w:lineRule="auto"/>
        <w:ind w:left="0" w:firstLine="0"/>
        <w:jc w:val="left"/>
        <w:rPr>
          <w:lang w:val="en-ZA"/>
        </w:rPr>
      </w:pPr>
      <w:r>
        <w:rPr>
          <w:lang w:val="en-ZA"/>
        </w:rPr>
        <w:t>Sustainability &amp; Circular Economy</w:t>
      </w:r>
    </w:p>
    <w:p w14:paraId="74E94516" w14:textId="77777777" w:rsidR="00222A59" w:rsidRPr="00222A59" w:rsidRDefault="00222A59" w:rsidP="00792F57">
      <w:pPr>
        <w:numPr>
          <w:ilvl w:val="0"/>
          <w:numId w:val="6"/>
        </w:numPr>
        <w:spacing w:line="360" w:lineRule="auto"/>
        <w:jc w:val="left"/>
        <w:rPr>
          <w:lang w:val="en-ZA"/>
        </w:rPr>
      </w:pPr>
      <w:r>
        <w:rPr>
          <w:lang w:val="en-ZA"/>
        </w:rPr>
        <w:t>Recycling pickup services</w:t>
      </w:r>
    </w:p>
    <w:p w14:paraId="340C4717" w14:textId="77777777" w:rsidR="00222A59" w:rsidRPr="00222A59" w:rsidRDefault="00222A59" w:rsidP="00792F57">
      <w:pPr>
        <w:numPr>
          <w:ilvl w:val="0"/>
          <w:numId w:val="6"/>
        </w:numPr>
        <w:spacing w:line="360" w:lineRule="auto"/>
        <w:jc w:val="left"/>
        <w:rPr>
          <w:lang w:val="en-ZA"/>
        </w:rPr>
      </w:pPr>
      <w:r>
        <w:rPr>
          <w:lang w:val="en-ZA"/>
        </w:rPr>
        <w:t>Upcycled product stores</w:t>
      </w:r>
    </w:p>
    <w:p w14:paraId="56101EFC" w14:textId="77777777" w:rsidR="00222A59" w:rsidRPr="00222A59" w:rsidRDefault="00222A59" w:rsidP="00792F57">
      <w:pPr>
        <w:numPr>
          <w:ilvl w:val="0"/>
          <w:numId w:val="6"/>
        </w:numPr>
        <w:spacing w:line="360" w:lineRule="auto"/>
        <w:jc w:val="left"/>
        <w:rPr>
          <w:lang w:val="en-ZA"/>
        </w:rPr>
      </w:pPr>
      <w:r>
        <w:rPr>
          <w:lang w:val="en-ZA"/>
        </w:rPr>
        <w:t>Eco-friendly product marketplaces</w:t>
      </w:r>
    </w:p>
    <w:p w14:paraId="26E213FC" w14:textId="77777777" w:rsidR="00222A59" w:rsidRPr="00222A59" w:rsidRDefault="00222A59" w:rsidP="00792F57">
      <w:pPr>
        <w:spacing w:line="360" w:lineRule="auto"/>
        <w:ind w:left="0" w:firstLine="0"/>
        <w:jc w:val="left"/>
        <w:rPr>
          <w:lang w:val="en-ZA"/>
        </w:rPr>
      </w:pPr>
      <w:r>
        <w:rPr>
          <w:lang w:val="en-ZA"/>
        </w:rPr>
        <w:t>Community &amp; Social Services</w:t>
      </w:r>
    </w:p>
    <w:p w14:paraId="4A257EB1" w14:textId="77777777" w:rsidR="00222A59" w:rsidRPr="00222A59" w:rsidRDefault="00222A59" w:rsidP="00792F57">
      <w:pPr>
        <w:numPr>
          <w:ilvl w:val="0"/>
          <w:numId w:val="7"/>
        </w:numPr>
        <w:spacing w:line="360" w:lineRule="auto"/>
        <w:jc w:val="left"/>
        <w:rPr>
          <w:lang w:val="en-ZA"/>
        </w:rPr>
      </w:pPr>
      <w:r>
        <w:rPr>
          <w:lang w:val="en-ZA"/>
        </w:rPr>
        <w:t>Donation-based platforms with rewards/products</w:t>
      </w:r>
    </w:p>
    <w:p w14:paraId="1B7A2578" w14:textId="77777777" w:rsidR="00222A59" w:rsidRPr="00222A59" w:rsidRDefault="00222A59" w:rsidP="00792F57">
      <w:pPr>
        <w:numPr>
          <w:ilvl w:val="0"/>
          <w:numId w:val="7"/>
        </w:numPr>
        <w:spacing w:line="360" w:lineRule="auto"/>
        <w:jc w:val="left"/>
        <w:rPr>
          <w:lang w:val="en-ZA"/>
        </w:rPr>
      </w:pPr>
      <w:r>
        <w:rPr>
          <w:lang w:val="en-ZA"/>
        </w:rPr>
        <w:t>Skill-sharing or service exchange platforms</w:t>
      </w:r>
    </w:p>
    <w:p w14:paraId="37FC25EA" w14:textId="77777777" w:rsidR="00222A59" w:rsidRPr="00222A59" w:rsidRDefault="00222A59" w:rsidP="00792F57">
      <w:pPr>
        <w:numPr>
          <w:ilvl w:val="0"/>
          <w:numId w:val="7"/>
        </w:numPr>
        <w:spacing w:line="360" w:lineRule="auto"/>
        <w:jc w:val="left"/>
        <w:rPr>
          <w:lang w:val="en-ZA"/>
        </w:rPr>
      </w:pPr>
      <w:r>
        <w:rPr>
          <w:lang w:val="en-ZA"/>
        </w:rPr>
        <w:t>Community support marketplaces</w:t>
      </w:r>
    </w:p>
    <w:p w14:paraId="5AEB5190" w14:textId="77777777" w:rsidR="00222A59" w:rsidRDefault="00222A59" w:rsidP="00792F57">
      <w:pPr>
        <w:spacing w:line="360" w:lineRule="auto"/>
        <w:ind w:left="0" w:firstLine="0"/>
        <w:jc w:val="left"/>
      </w:pPr>
    </w:p>
    <w:p w14:paraId="03F29EBC" w14:textId="5D1F07F1" w:rsidR="00291329" w:rsidRDefault="00E6770C" w:rsidP="00792F57">
      <w:pPr>
        <w:spacing w:line="360" w:lineRule="auto"/>
        <w:ind w:left="-5"/>
      </w:pPr>
      <w:r>
        <w:t xml:space="preserve">Everything you need to know </w:t>
      </w:r>
      <w:r w:rsidR="006252A0">
        <w:t xml:space="preserve">to develop an e-commerce platform </w:t>
      </w:r>
      <w:r>
        <w:t xml:space="preserve">has been taught in workshops, tutorials, and lectures. Engage with the practical tutorial exercises, as they will help you complete the project (they are linked directly to your project). </w:t>
      </w:r>
    </w:p>
    <w:p w14:paraId="0DC03837" w14:textId="0CCB2455" w:rsidR="00291329" w:rsidRDefault="00291329" w:rsidP="00792F57">
      <w:pPr>
        <w:spacing w:line="360" w:lineRule="auto"/>
        <w:ind w:left="0" w:firstLine="0"/>
        <w:jc w:val="left"/>
      </w:pPr>
    </w:p>
    <w:p w14:paraId="22394603" w14:textId="77777777" w:rsidR="00291329" w:rsidRDefault="00E6770C" w:rsidP="00792F57">
      <w:pPr>
        <w:spacing w:after="69" w:line="360" w:lineRule="auto"/>
        <w:ind w:left="0" w:firstLine="0"/>
        <w:jc w:val="left"/>
      </w:pPr>
      <w:r>
        <w:rPr>
          <w:rFonts w:cs="Calibri"/>
          <w:b/>
        </w:rPr>
        <w:t xml:space="preserve">Submission will include </w:t>
      </w:r>
      <w:r>
        <w:rPr>
          <w:rFonts w:cs="Calibri"/>
          <w:b/>
          <w:i/>
        </w:rPr>
        <w:t>(check the project marking guide for additional details on how marks will be awarded)</w:t>
      </w:r>
      <w:r>
        <w:rPr>
          <w:rFonts w:cs="Calibri"/>
          <w:i/>
        </w:rPr>
        <w:t xml:space="preserve">: </w:t>
      </w:r>
    </w:p>
    <w:p w14:paraId="0A3FA521" w14:textId="2B9A8681" w:rsidR="00291329" w:rsidRDefault="00E6770C" w:rsidP="00792F57">
      <w:pPr>
        <w:numPr>
          <w:ilvl w:val="0"/>
          <w:numId w:val="1"/>
        </w:numPr>
        <w:spacing w:line="360" w:lineRule="auto"/>
        <w:ind w:hanging="360"/>
      </w:pPr>
      <w:r>
        <w:t>A single report (PDF/Word document) containing:</w:t>
      </w:r>
      <w:r>
        <w:rPr>
          <w:sz w:val="24"/>
        </w:rPr>
        <w:t xml:space="preserve"> </w:t>
      </w:r>
    </w:p>
    <w:p w14:paraId="26042855" w14:textId="1F2E243C" w:rsidR="00E372CE" w:rsidRDefault="00E372CE" w:rsidP="00792F57">
      <w:pPr>
        <w:numPr>
          <w:ilvl w:val="2"/>
          <w:numId w:val="2"/>
        </w:numPr>
        <w:spacing w:after="35" w:line="360" w:lineRule="auto"/>
        <w:ind w:hanging="360"/>
      </w:pPr>
      <w:r>
        <w:t>A brief introduction explaining your idea</w:t>
      </w:r>
    </w:p>
    <w:p w14:paraId="46AE93C4" w14:textId="4C2441FB" w:rsidR="00291329" w:rsidRDefault="00E6770C" w:rsidP="00792F57">
      <w:pPr>
        <w:numPr>
          <w:ilvl w:val="2"/>
          <w:numId w:val="2"/>
        </w:numPr>
        <w:spacing w:after="35" w:line="360" w:lineRule="auto"/>
        <w:ind w:hanging="360"/>
      </w:pPr>
      <w:r>
        <w:t>Business canvas for the product site and description of the business/social problem being addressed.</w:t>
      </w:r>
    </w:p>
    <w:p w14:paraId="3267A98F" w14:textId="097752D3" w:rsidR="00291329" w:rsidRPr="001B7003" w:rsidRDefault="00E6770C" w:rsidP="00792F57">
      <w:pPr>
        <w:numPr>
          <w:ilvl w:val="2"/>
          <w:numId w:val="2"/>
        </w:numPr>
        <w:spacing w:after="34" w:line="360" w:lineRule="auto"/>
        <w:ind w:hanging="360"/>
        <w:rPr>
          <w:color w:val="0066FF"/>
        </w:rPr>
      </w:pPr>
      <w:r>
        <w:t>User experience design analysis: This will include User Persona Reports for typical users expected to make use of the website (minimum 2) and a Hierarchical Task Analysis. For guidance on creating user personas, refer to this resource</w:t>
      </w:r>
      <w:r w:rsidRPr="001B7003">
        <w:rPr>
          <w:color w:val="0066FF"/>
        </w:rPr>
        <w:t>:</w:t>
      </w:r>
      <w:r w:rsidR="001B7003" w:rsidRPr="001B7003">
        <w:rPr>
          <w:color w:val="0066FF"/>
        </w:rPr>
        <w:t xml:space="preserve"> </w:t>
      </w:r>
      <w:hyperlink r:id="rId24" w:history="1">
        <w:r w:rsidR="001B7003" w:rsidRPr="001B7003">
          <w:rPr>
            <w:rStyle w:val="Hyperlink"/>
            <w:color w:val="0066FF"/>
          </w:rPr>
          <w:t>How to Create a User Persona Template + Examples | Maze</w:t>
        </w:r>
      </w:hyperlink>
    </w:p>
    <w:p w14:paraId="61212409" w14:textId="77777777" w:rsidR="00955A08" w:rsidRDefault="00E6770C" w:rsidP="00792F57">
      <w:pPr>
        <w:numPr>
          <w:ilvl w:val="2"/>
          <w:numId w:val="2"/>
        </w:numPr>
        <w:spacing w:after="34" w:line="360" w:lineRule="auto"/>
        <w:ind w:hanging="360"/>
      </w:pPr>
      <w:r>
        <w:t>Wireframes of the site landing page and two product/service pages. This can be either a low or high-fidelity wireframe, giving as much detail as possible. The design should also demonstrate basic features of an e-commerce website, such as (at minimum): Searching, adding products/services to a basket/cart, checkout, wish list, pricing, and discounts, etc.</w:t>
      </w:r>
    </w:p>
    <w:p w14:paraId="367B2E7D" w14:textId="69F67563" w:rsidR="00E372CE" w:rsidRDefault="00E372CE" w:rsidP="00792F57">
      <w:pPr>
        <w:numPr>
          <w:ilvl w:val="2"/>
          <w:numId w:val="2"/>
        </w:numPr>
        <w:spacing w:after="34" w:line="360" w:lineRule="auto"/>
        <w:ind w:hanging="360"/>
      </w:pPr>
      <w:r>
        <w:t>Any other relevant additional information necessary to motivate aspects of your idea and or</w:t>
      </w:r>
      <w:r w:rsidR="006D5258">
        <w:t xml:space="preserve"> additional/innovative</w:t>
      </w:r>
      <w:r>
        <w:t xml:space="preserve"> features on your e-commerce application.</w:t>
      </w:r>
    </w:p>
    <w:p w14:paraId="50FD3C8A" w14:textId="7B720B1C" w:rsidR="00291329" w:rsidRDefault="00E6770C" w:rsidP="00792F57">
      <w:pPr>
        <w:numPr>
          <w:ilvl w:val="2"/>
          <w:numId w:val="2"/>
        </w:numPr>
        <w:spacing w:after="34" w:line="360" w:lineRule="auto"/>
        <w:ind w:hanging="360"/>
      </w:pPr>
      <w:r>
        <w:t xml:space="preserve">Marks will be awarded for insight and presentation. </w:t>
      </w:r>
    </w:p>
    <w:p w14:paraId="1E08644F" w14:textId="2C5266B3" w:rsidR="00291329" w:rsidRDefault="00E6770C" w:rsidP="00792F57">
      <w:pPr>
        <w:numPr>
          <w:ilvl w:val="0"/>
          <w:numId w:val="1"/>
        </w:numPr>
        <w:spacing w:after="62" w:line="360" w:lineRule="auto"/>
        <w:ind w:hanging="360"/>
      </w:pPr>
      <w:r>
        <w:lastRenderedPageBreak/>
        <w:t>An e-commerce application/website as per the idea and design in the report. The e-commerce website/application should also include an additional page, feature, or functionality that shows creativity/ingenuity beyond just standard e-commerce website functionalities.  Maximum marks will be allocated if you can convincingly demonstrate that the additional feature is an outcome of your own effort and not part of the original CMS template/features, nor created using AI. Make sure you explicitly highlight and motivate the feature in your video presentation</w:t>
      </w:r>
      <w:r w:rsidR="00E241F1">
        <w:t xml:space="preserve"> and in the report</w:t>
      </w:r>
      <w:r>
        <w:t xml:space="preserve">. </w:t>
      </w:r>
    </w:p>
    <w:p w14:paraId="42FCECF0" w14:textId="77777777" w:rsidR="00291329" w:rsidRDefault="00E6770C" w:rsidP="00792F57">
      <w:pPr>
        <w:numPr>
          <w:ilvl w:val="0"/>
          <w:numId w:val="1"/>
        </w:numPr>
        <w:spacing w:line="360" w:lineRule="auto"/>
        <w:ind w:hanging="360"/>
      </w:pPr>
      <w:r>
        <w:t>A short video (</w:t>
      </w:r>
      <w:r>
        <w:rPr>
          <w:rFonts w:cs="Calibri"/>
          <w:b/>
        </w:rPr>
        <w:t>maximum 10 minutes in length</w:t>
      </w:r>
      <w:r>
        <w:t>) to be uploaded that:</w:t>
      </w:r>
      <w:r>
        <w:rPr>
          <w:sz w:val="24"/>
        </w:rPr>
        <w:t xml:space="preserve"> </w:t>
      </w:r>
    </w:p>
    <w:p w14:paraId="7C1A7C8A" w14:textId="3F1F35E3" w:rsidR="00291329" w:rsidRDefault="006252A0" w:rsidP="00792F57">
      <w:pPr>
        <w:numPr>
          <w:ilvl w:val="1"/>
          <w:numId w:val="1"/>
        </w:numPr>
        <w:spacing w:line="360" w:lineRule="auto"/>
        <w:ind w:hanging="360"/>
      </w:pPr>
      <w:r>
        <w:t>Explain</w:t>
      </w:r>
      <w:r w:rsidR="00E6770C">
        <w:t xml:space="preserve"> the business idea </w:t>
      </w:r>
    </w:p>
    <w:p w14:paraId="1F28B3AB" w14:textId="0AC1CE99" w:rsidR="00291329" w:rsidRDefault="00E6770C" w:rsidP="00792F57">
      <w:pPr>
        <w:numPr>
          <w:ilvl w:val="1"/>
          <w:numId w:val="1"/>
        </w:numPr>
        <w:spacing w:after="39" w:line="360" w:lineRule="auto"/>
        <w:ind w:hanging="360"/>
      </w:pPr>
      <w:r>
        <w:t>Includes an explanation and justification of the business idea</w:t>
      </w:r>
      <w:r>
        <w:rPr>
          <w:rFonts w:cs="Calibri"/>
        </w:rPr>
        <w:t xml:space="preserve">’s </w:t>
      </w:r>
      <w:r>
        <w:t xml:space="preserve">feasibility, including justification of key assumptions and facts included in the business canvas </w:t>
      </w:r>
    </w:p>
    <w:p w14:paraId="7781726C" w14:textId="7B078208" w:rsidR="00291329" w:rsidRDefault="00E6770C" w:rsidP="00792F57">
      <w:pPr>
        <w:numPr>
          <w:ilvl w:val="1"/>
          <w:numId w:val="1"/>
        </w:numPr>
        <w:spacing w:line="360" w:lineRule="auto"/>
        <w:ind w:hanging="360"/>
      </w:pPr>
      <w:r>
        <w:t xml:space="preserve">Includes a brief demo of how the web application/e-commerce website works, focusing more on features that highlight your innovation, originality, creativity, and ingenuity. </w:t>
      </w:r>
    </w:p>
    <w:p w14:paraId="2B622912" w14:textId="13038C49" w:rsidR="00291329" w:rsidRDefault="00E6770C" w:rsidP="00792F57">
      <w:pPr>
        <w:spacing w:line="360" w:lineRule="auto"/>
        <w:ind w:left="0" w:firstLine="0"/>
        <w:jc w:val="left"/>
      </w:pPr>
      <w:r>
        <w:t xml:space="preserve"> </w:t>
      </w:r>
    </w:p>
    <w:p w14:paraId="6FCE5BF2" w14:textId="77777777" w:rsidR="00291329" w:rsidRDefault="00E6770C" w:rsidP="00792F57">
      <w:pPr>
        <w:spacing w:line="360" w:lineRule="auto"/>
        <w:ind w:left="-5"/>
        <w:jc w:val="left"/>
      </w:pPr>
      <w:r>
        <w:rPr>
          <w:rFonts w:cs="Calibri"/>
          <w:b/>
        </w:rPr>
        <w:t xml:space="preserve">Please note the following: </w:t>
      </w:r>
    </w:p>
    <w:p w14:paraId="5AAA4CE5" w14:textId="77777777" w:rsidR="00291329" w:rsidRDefault="00E6770C" w:rsidP="00792F57">
      <w:pPr>
        <w:numPr>
          <w:ilvl w:val="1"/>
          <w:numId w:val="1"/>
        </w:numPr>
        <w:spacing w:after="38" w:line="360" w:lineRule="auto"/>
        <w:ind w:hanging="360"/>
      </w:pPr>
      <w:r>
        <w:t xml:space="preserve">You do not have to complete the payment process by adding a payment gateway. Having a basket is enough. </w:t>
      </w:r>
    </w:p>
    <w:p w14:paraId="5254E24E" w14:textId="3343FD5E" w:rsidR="00291329" w:rsidRDefault="006252A0" w:rsidP="00792F57">
      <w:pPr>
        <w:numPr>
          <w:ilvl w:val="1"/>
          <w:numId w:val="1"/>
        </w:numPr>
        <w:spacing w:after="38" w:line="360" w:lineRule="auto"/>
        <w:ind w:hanging="360"/>
      </w:pPr>
      <w:r>
        <w:t>While we e</w:t>
      </w:r>
      <w:r w:rsidR="00E241F1">
        <w:t>n</w:t>
      </w:r>
      <w:r>
        <w:t>courage students to develop the application from scratch</w:t>
      </w:r>
      <w:ins w:id="0" w:author="Papama Mtambeka" w:date="2026-03-25T15:38:00Z" w16du:dateUtc="2026-03-25T13:38:00Z">
        <w:r w:rsidR="005D20AC">
          <w:t>,</w:t>
        </w:r>
      </w:ins>
      <w:r>
        <w:t xml:space="preserve"> you are allowed to use a </w:t>
      </w:r>
      <w:r w:rsidR="00E6770C">
        <w:t xml:space="preserve">Content Management System, such as Wix. </w:t>
      </w:r>
      <w:r w:rsidR="00E6770C" w:rsidRPr="007626B8">
        <w:rPr>
          <w:b/>
          <w:bCs/>
        </w:rPr>
        <w:t>Design</w:t>
      </w:r>
      <w:r w:rsidR="00E6770C">
        <w:t>/p</w:t>
      </w:r>
      <w:r w:rsidR="00E6770C">
        <w:rPr>
          <w:rFonts w:cs="Calibri"/>
          <w:b/>
        </w:rPr>
        <w:t xml:space="preserve">rototyping tools such as Canva or Figma, and others of a similar nature, do not count as an e-commerce website. </w:t>
      </w:r>
      <w:r w:rsidR="00E372CE">
        <w:rPr>
          <w:rFonts w:cs="Calibri"/>
          <w:b/>
        </w:rPr>
        <w:t>If you are unsure if the content management system you want to use is acceptable</w:t>
      </w:r>
      <w:r w:rsidR="007626B8">
        <w:rPr>
          <w:rFonts w:cs="Calibri"/>
          <w:b/>
        </w:rPr>
        <w:t>,</w:t>
      </w:r>
      <w:r w:rsidR="00E372CE">
        <w:rPr>
          <w:rFonts w:cs="Calibri"/>
          <w:b/>
        </w:rPr>
        <w:t xml:space="preserve"> it</w:t>
      </w:r>
      <w:r w:rsidR="007626B8">
        <w:rPr>
          <w:rFonts w:cs="Calibri"/>
          <w:b/>
        </w:rPr>
        <w:t>’</w:t>
      </w:r>
      <w:r w:rsidR="00E372CE">
        <w:rPr>
          <w:rFonts w:cs="Calibri"/>
          <w:b/>
        </w:rPr>
        <w:t xml:space="preserve">s recommended that you first inquire from the head tutor before starting work on your project. </w:t>
      </w:r>
    </w:p>
    <w:p w14:paraId="1D7AA082" w14:textId="4E46A8B8" w:rsidR="00291329" w:rsidRPr="00792F57" w:rsidRDefault="00E6770C" w:rsidP="00792F57">
      <w:pPr>
        <w:numPr>
          <w:ilvl w:val="1"/>
          <w:numId w:val="1"/>
        </w:numPr>
        <w:spacing w:line="360" w:lineRule="auto"/>
        <w:ind w:hanging="360"/>
        <w:rPr>
          <w:b/>
          <w:bCs/>
        </w:rPr>
      </w:pPr>
      <w:r>
        <w:t>Ensure that the video and links do not require login permissions to be accessed for marking.</w:t>
      </w:r>
      <w:r w:rsidR="00E372CE">
        <w:t xml:space="preserve"> </w:t>
      </w:r>
      <w:r w:rsidR="00E372CE" w:rsidRPr="00792F57">
        <w:rPr>
          <w:b/>
          <w:bCs/>
        </w:rPr>
        <w:t xml:space="preserve">If the markers </w:t>
      </w:r>
      <w:r w:rsidR="006D5258" w:rsidRPr="00792F57">
        <w:rPr>
          <w:b/>
          <w:bCs/>
        </w:rPr>
        <w:t>can’t</w:t>
      </w:r>
      <w:r w:rsidR="00E372CE" w:rsidRPr="00792F57">
        <w:rPr>
          <w:b/>
          <w:bCs/>
        </w:rPr>
        <w:t xml:space="preserve"> open your video or e-commerce application, they will reward you a 0. </w:t>
      </w:r>
      <w:r w:rsidRPr="00792F57">
        <w:rPr>
          <w:b/>
          <w:bCs/>
        </w:rPr>
        <w:t xml:space="preserve"> </w:t>
      </w:r>
    </w:p>
    <w:p w14:paraId="046C4A5C" w14:textId="1F48982C" w:rsidR="00291329" w:rsidRDefault="00E6770C" w:rsidP="00792F57">
      <w:pPr>
        <w:numPr>
          <w:ilvl w:val="1"/>
          <w:numId w:val="1"/>
        </w:numPr>
        <w:spacing w:after="38" w:line="360" w:lineRule="auto"/>
        <w:ind w:hanging="360"/>
      </w:pPr>
      <w:r>
        <w:t xml:space="preserve">Students are </w:t>
      </w:r>
      <w:r w:rsidR="001B7003">
        <w:t>encouraged</w:t>
      </w:r>
      <w:r>
        <w:t xml:space="preserve"> to use Microsoft Teams to record their presentation, as it is readily available and ensures compatibility with submission requirements. If you choose to use a different recording tool, it is your responsibility to ensure that the recorded file can be successfully uploaded and accessed for marking.</w:t>
      </w:r>
    </w:p>
    <w:p w14:paraId="496D6891" w14:textId="4FDAA926" w:rsidR="00291329" w:rsidRDefault="00E6770C" w:rsidP="00792F57">
      <w:pPr>
        <w:numPr>
          <w:ilvl w:val="1"/>
          <w:numId w:val="1"/>
        </w:numPr>
        <w:spacing w:after="38" w:line="360" w:lineRule="auto"/>
        <w:ind w:hanging="360"/>
      </w:pPr>
      <w:r>
        <w:t xml:space="preserve">Ensure that your video presentation and written report are consistent with each other. Everything discussed in your presentation must be documented in your report, and vice versa. For example, if you highlight a special feature in your presentation, that feature must also be described and justified in the report. </w:t>
      </w:r>
    </w:p>
    <w:p w14:paraId="496D6890" w14:textId="3BC635AF" w:rsidR="00291329" w:rsidRDefault="00E6770C" w:rsidP="00792F57">
      <w:pPr>
        <w:numPr>
          <w:ilvl w:val="1"/>
          <w:numId w:val="1"/>
        </w:numPr>
        <w:spacing w:line="360" w:lineRule="auto"/>
        <w:ind w:hanging="360"/>
      </w:pPr>
      <w:r>
        <w:t>Download and test compressed video files to ensure they are not corrupted and can be played for assessment.</w:t>
      </w:r>
      <w:r>
        <w:rPr>
          <w:rFonts w:cs="Calibri"/>
          <w:b/>
        </w:rPr>
        <w:t xml:space="preserve"> Ensure to submit the project well in advance, as files may take too long to submit.</w:t>
      </w:r>
      <w:r>
        <w:t xml:space="preserve"> </w:t>
      </w:r>
    </w:p>
    <w:p w14:paraId="05513E8C" w14:textId="77777777" w:rsidR="00291329" w:rsidRDefault="00E6770C" w:rsidP="00792F57">
      <w:pPr>
        <w:spacing w:line="360" w:lineRule="auto"/>
        <w:ind w:left="720" w:firstLine="0"/>
        <w:jc w:val="left"/>
      </w:pPr>
      <w:r>
        <w:t xml:space="preserve"> </w:t>
      </w:r>
    </w:p>
    <w:p w14:paraId="18D9395C" w14:textId="2E0F14CA" w:rsidR="00291329" w:rsidRDefault="00E6770C" w:rsidP="00792F57">
      <w:pPr>
        <w:spacing w:line="360" w:lineRule="auto"/>
        <w:ind w:left="-5"/>
      </w:pPr>
      <w:r>
        <w:t xml:space="preserve">If </w:t>
      </w:r>
      <w:r>
        <w:tab/>
        <w:t xml:space="preserve">you </w:t>
      </w:r>
      <w:r>
        <w:tab/>
        <w:t xml:space="preserve">have </w:t>
      </w:r>
      <w:r>
        <w:tab/>
        <w:t xml:space="preserve">any </w:t>
      </w:r>
      <w:r>
        <w:tab/>
        <w:t xml:space="preserve">queries </w:t>
      </w:r>
      <w:r>
        <w:tab/>
        <w:t xml:space="preserve">and need </w:t>
      </w:r>
      <w:r>
        <w:tab/>
        <w:t xml:space="preserve">extra </w:t>
      </w:r>
      <w:r>
        <w:tab/>
        <w:t xml:space="preserve">clarification, </w:t>
      </w:r>
      <w:r>
        <w:tab/>
        <w:t xml:space="preserve">please email Ayanda Ndlovu (ndlaya031@myuct.ac.za) or Papama Mtambeka (papama.mtambeka@uct.ac.za)  </w:t>
      </w:r>
    </w:p>
    <w:p w14:paraId="607A303F" w14:textId="77777777" w:rsidR="00291329" w:rsidRDefault="00E6770C" w:rsidP="00792F57">
      <w:pPr>
        <w:spacing w:line="360" w:lineRule="auto"/>
        <w:ind w:left="0" w:firstLine="0"/>
        <w:jc w:val="left"/>
      </w:pPr>
      <w:r>
        <w:t xml:space="preserve"> </w:t>
      </w:r>
    </w:p>
    <w:p w14:paraId="4A99D912" w14:textId="77777777" w:rsidR="00291329" w:rsidRDefault="00E6770C" w:rsidP="00792F57">
      <w:pPr>
        <w:spacing w:line="360" w:lineRule="auto"/>
        <w:ind w:left="-5"/>
        <w:jc w:val="left"/>
      </w:pPr>
      <w:r>
        <w:rPr>
          <w:rFonts w:cs="Calibri"/>
          <w:b/>
        </w:rPr>
        <w:lastRenderedPageBreak/>
        <w:t xml:space="preserve">Plagiarism and Generative AI Usage </w:t>
      </w:r>
    </w:p>
    <w:p w14:paraId="0B296EDE" w14:textId="77777777" w:rsidR="00291329" w:rsidRDefault="00E6770C" w:rsidP="00792F57">
      <w:pPr>
        <w:spacing w:line="360" w:lineRule="auto"/>
        <w:ind w:left="0" w:firstLine="0"/>
        <w:jc w:val="left"/>
      </w:pPr>
      <w:r>
        <w:rPr>
          <w:rFonts w:cs="Calibri"/>
          <w:b/>
        </w:rPr>
        <w:t xml:space="preserve"> </w:t>
      </w:r>
    </w:p>
    <w:p w14:paraId="4F8F00A1" w14:textId="77777777" w:rsidR="00291329" w:rsidRDefault="00E6770C" w:rsidP="00792F57">
      <w:pPr>
        <w:spacing w:line="360" w:lineRule="auto"/>
        <w:ind w:left="-5"/>
      </w:pPr>
      <w:r>
        <w:t xml:space="preserve">Transparency about using AI tools and how you've integrated their output into your work is key to maintaining academic integrity. Any use of AI-generated content, including ideas, text, or data, must be explicitly acknowledged. This includes citing the use of AI tools or features in your work, delineating between your original content and that generated or inspired by AI. AI-generated outputs must not be submitted as your sole contribution. Direct submission of AI-generated content without substantial modification or without proper citation will be considered a violation of academic integrity policies. Such actions are subject to the same scrutiny and disciplinary measures as traditional forms of plagiarism. Employ AI tools responsibly and ethically, understanding that the purpose of academic assignments is to reflect your own learning, insights, and intellectual growth. </w:t>
      </w:r>
    </w:p>
    <w:p w14:paraId="3C18135B" w14:textId="77777777" w:rsidR="00291329" w:rsidRDefault="00E6770C" w:rsidP="00792F57">
      <w:pPr>
        <w:spacing w:line="360" w:lineRule="auto"/>
        <w:ind w:left="-5"/>
      </w:pPr>
      <w:r>
        <w:t xml:space="preserve">If you did not use any AI, you are also required to explicitly state/declare so. </w:t>
      </w:r>
      <w:r>
        <w:rPr>
          <w:rFonts w:cs="Calibri"/>
          <w:b/>
          <w:color w:val="FF0000"/>
        </w:rPr>
        <w:t xml:space="preserve"> </w:t>
      </w:r>
    </w:p>
    <w:p w14:paraId="02AB4EFF" w14:textId="77777777" w:rsidR="00291329" w:rsidRDefault="00E6770C" w:rsidP="00792F57">
      <w:pPr>
        <w:spacing w:after="1138" w:line="360" w:lineRule="auto"/>
        <w:ind w:left="360" w:hanging="360"/>
        <w:jc w:val="left"/>
      </w:pPr>
      <w:r>
        <w:rPr>
          <w:rFonts w:cs="Calibri"/>
          <w:b/>
          <w:color w:val="FF0000"/>
        </w:rPr>
        <w:t xml:space="preserve">Submissions which do not include explicit declaration of AI usage or non-usage will not be marked and will be awarded 0 marks. </w:t>
      </w:r>
    </w:p>
    <w:p w14:paraId="01024450" w14:textId="77777777" w:rsidR="00291329" w:rsidRDefault="00E6770C" w:rsidP="00792F57">
      <w:pPr>
        <w:spacing w:line="360" w:lineRule="auto"/>
        <w:ind w:right="-12"/>
        <w:jc w:val="right"/>
      </w:pPr>
      <w:r>
        <w:rPr>
          <w:rFonts w:ascii="Times New Roman" w:eastAsia="Times New Roman" w:hAnsi="Times New Roman"/>
          <w:sz w:val="24"/>
        </w:rPr>
        <w:t xml:space="preserve">2 </w:t>
      </w:r>
    </w:p>
    <w:p w14:paraId="4F0362F7" w14:textId="77777777" w:rsidR="00291329" w:rsidRDefault="00E6770C" w:rsidP="00792F57">
      <w:pPr>
        <w:spacing w:line="360" w:lineRule="auto"/>
        <w:ind w:left="0" w:firstLine="0"/>
        <w:jc w:val="left"/>
      </w:pPr>
      <w:r>
        <w:rPr>
          <w:rFonts w:ascii="Times New Roman" w:eastAsia="Times New Roman" w:hAnsi="Times New Roman"/>
          <w:sz w:val="24"/>
        </w:rPr>
        <w:t xml:space="preserve"> </w:t>
      </w:r>
    </w:p>
    <w:sectPr w:rsidR="00291329">
      <w:pgSz w:w="11906" w:h="16838"/>
      <w:pgMar w:top="571" w:right="1434" w:bottom="70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138C"/>
    <w:multiLevelType w:val="hybridMultilevel"/>
    <w:tmpl w:val="1B1A20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BC6269"/>
    <w:multiLevelType w:val="multilevel"/>
    <w:tmpl w:val="5DA6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30CB0"/>
    <w:multiLevelType w:val="hybridMultilevel"/>
    <w:tmpl w:val="FF10B7BC"/>
    <w:lvl w:ilvl="0" w:tplc="5D16A8E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3AB2D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D322896">
      <w:start w:val="1"/>
      <w:numFmt w:val="bullet"/>
      <w:lvlText w:val="▪"/>
      <w:lvlJc w:val="left"/>
      <w:pPr>
        <w:ind w:left="15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498A7A6">
      <w:start w:val="1"/>
      <w:numFmt w:val="bullet"/>
      <w:lvlText w:val="•"/>
      <w:lvlJc w:val="left"/>
      <w:pPr>
        <w:ind w:left="22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D5E4ABC">
      <w:start w:val="1"/>
      <w:numFmt w:val="bullet"/>
      <w:lvlText w:val="o"/>
      <w:lvlJc w:val="left"/>
      <w:pPr>
        <w:ind w:left="30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6A81B70">
      <w:start w:val="1"/>
      <w:numFmt w:val="bullet"/>
      <w:lvlText w:val="▪"/>
      <w:lvlJc w:val="left"/>
      <w:pPr>
        <w:ind w:left="37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47C4282">
      <w:start w:val="1"/>
      <w:numFmt w:val="bullet"/>
      <w:lvlText w:val="•"/>
      <w:lvlJc w:val="left"/>
      <w:pPr>
        <w:ind w:left="4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2688AF6">
      <w:start w:val="1"/>
      <w:numFmt w:val="bullet"/>
      <w:lvlText w:val="o"/>
      <w:lvlJc w:val="left"/>
      <w:pPr>
        <w:ind w:left="51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304F3A0">
      <w:start w:val="1"/>
      <w:numFmt w:val="bullet"/>
      <w:lvlText w:val="▪"/>
      <w:lvlJc w:val="left"/>
      <w:pPr>
        <w:ind w:left="58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EFB6AF3"/>
    <w:multiLevelType w:val="hybridMultilevel"/>
    <w:tmpl w:val="5AEC9C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11B6861"/>
    <w:multiLevelType w:val="multilevel"/>
    <w:tmpl w:val="4BF4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5F2558"/>
    <w:multiLevelType w:val="multilevel"/>
    <w:tmpl w:val="A790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186206"/>
    <w:multiLevelType w:val="hybridMultilevel"/>
    <w:tmpl w:val="7CA099B4"/>
    <w:lvl w:ilvl="0" w:tplc="2BC204C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2862A18">
      <w:start w:val="1"/>
      <w:numFmt w:val="bullet"/>
      <w:lvlText w:val="o"/>
      <w:lvlJc w:val="left"/>
      <w:pPr>
        <w:ind w:left="7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5BCEC76">
      <w:start w:val="1"/>
      <w:numFmt w:val="bullet"/>
      <w:lvlRestart w:val="0"/>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F069A5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FDC0A50">
      <w:start w:val="1"/>
      <w:numFmt w:val="bullet"/>
      <w:lvlText w:val="o"/>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B4EC902">
      <w:start w:val="1"/>
      <w:numFmt w:val="bullet"/>
      <w:lvlText w:val="▪"/>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5D6012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D1054EE">
      <w:start w:val="1"/>
      <w:numFmt w:val="bullet"/>
      <w:lvlText w:val="o"/>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638D0B0">
      <w:start w:val="1"/>
      <w:numFmt w:val="bullet"/>
      <w:lvlText w:val="▪"/>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503741814">
    <w:abstractNumId w:val="2"/>
  </w:num>
  <w:num w:numId="2" w16cid:durableId="1117992570">
    <w:abstractNumId w:val="6"/>
  </w:num>
  <w:num w:numId="3" w16cid:durableId="1459303670">
    <w:abstractNumId w:val="0"/>
  </w:num>
  <w:num w:numId="4" w16cid:durableId="1650481443">
    <w:abstractNumId w:val="3"/>
  </w:num>
  <w:num w:numId="5" w16cid:durableId="815293308">
    <w:abstractNumId w:val="5"/>
  </w:num>
  <w:num w:numId="6" w16cid:durableId="247689622">
    <w:abstractNumId w:val="1"/>
  </w:num>
  <w:num w:numId="7" w16cid:durableId="2651603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329"/>
    <w:rsid w:val="001661B6"/>
    <w:rsid w:val="001B7003"/>
    <w:rsid w:val="00222A59"/>
    <w:rsid w:val="002852E4"/>
    <w:rsid w:val="00291329"/>
    <w:rsid w:val="002E1354"/>
    <w:rsid w:val="005838F7"/>
    <w:rsid w:val="005D20AC"/>
    <w:rsid w:val="006252A0"/>
    <w:rsid w:val="006D5258"/>
    <w:rsid w:val="007626B8"/>
    <w:rsid w:val="00792F57"/>
    <w:rsid w:val="008B6E97"/>
    <w:rsid w:val="00955A08"/>
    <w:rsid w:val="009E45BA"/>
    <w:rsid w:val="00B13888"/>
    <w:rsid w:val="00B90A59"/>
    <w:rsid w:val="00BE5201"/>
    <w:rsid w:val="00CE47EB"/>
    <w:rsid w:val="00D15895"/>
    <w:rsid w:val="00D4567A"/>
    <w:rsid w:val="00E06F32"/>
    <w:rsid w:val="00E241F1"/>
    <w:rsid w:val="00E372CE"/>
    <w:rsid w:val="00E40D83"/>
    <w:rsid w:val="00E6770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D5562"/>
  <w15:docId w15:val="{873E4540-BBB9-4BE6-B75B-54F1563DB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8" w:lineRule="auto"/>
      <w:ind w:left="10" w:hanging="10"/>
      <w:jc w:val="both"/>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rPr>
  </w:style>
  <w:style w:type="paragraph" w:styleId="Heading3">
    <w:name w:val="heading 3"/>
    <w:basedOn w:val="Normal"/>
    <w:next w:val="Normal"/>
    <w:link w:val="Heading3Char"/>
    <w:uiPriority w:val="9"/>
    <w:semiHidden/>
    <w:unhideWhenUsed/>
    <w:qFormat/>
    <w:rsid w:val="00222A59"/>
    <w:pPr>
      <w:keepNext/>
      <w:keepLines/>
      <w:spacing w:before="4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paragraph" w:styleId="ListParagraph">
    <w:name w:val="List Paragraph"/>
    <w:basedOn w:val="Normal"/>
    <w:uiPriority w:val="34"/>
    <w:qFormat/>
    <w:rsid w:val="001661B6"/>
    <w:pPr>
      <w:ind w:left="720"/>
      <w:contextualSpacing/>
    </w:pPr>
  </w:style>
  <w:style w:type="character" w:customStyle="1" w:styleId="Heading3Char">
    <w:name w:val="Heading 3 Char"/>
    <w:basedOn w:val="DefaultParagraphFont"/>
    <w:link w:val="Heading3"/>
    <w:uiPriority w:val="9"/>
    <w:semiHidden/>
    <w:rsid w:val="00222A59"/>
    <w:rPr>
      <w:rFonts w:asciiTheme="majorHAnsi" w:eastAsiaTheme="majorEastAsia" w:hAnsiTheme="majorHAnsi" w:cstheme="majorBidi"/>
      <w:color w:val="0A2F40" w:themeColor="accent1" w:themeShade="7F"/>
      <w:lang w:val="en" w:eastAsia="en"/>
    </w:rPr>
  </w:style>
  <w:style w:type="character" w:styleId="CommentReference">
    <w:name w:val="annotation reference"/>
    <w:basedOn w:val="DefaultParagraphFont"/>
    <w:uiPriority w:val="99"/>
    <w:semiHidden/>
    <w:unhideWhenUsed/>
    <w:rsid w:val="001B7003"/>
    <w:rPr>
      <w:sz w:val="16"/>
      <w:szCs w:val="16"/>
    </w:rPr>
  </w:style>
  <w:style w:type="paragraph" w:styleId="CommentText">
    <w:name w:val="annotation text"/>
    <w:basedOn w:val="Normal"/>
    <w:link w:val="CommentTextChar"/>
    <w:uiPriority w:val="99"/>
    <w:unhideWhenUsed/>
    <w:rsid w:val="001B7003"/>
    <w:pPr>
      <w:spacing w:line="240" w:lineRule="auto"/>
    </w:pPr>
    <w:rPr>
      <w:sz w:val="20"/>
      <w:szCs w:val="20"/>
    </w:rPr>
  </w:style>
  <w:style w:type="character" w:customStyle="1" w:styleId="CommentTextChar">
    <w:name w:val="Comment Text Char"/>
    <w:basedOn w:val="DefaultParagraphFont"/>
    <w:link w:val="CommentText"/>
    <w:uiPriority w:val="99"/>
    <w:rsid w:val="001B7003"/>
    <w:rPr>
      <w:rFonts w:ascii="Calibri" w:eastAsia="Calibri" w:hAnsi="Calibri" w:cs="Times New Roman"/>
      <w:color w:val="000000"/>
      <w:sz w:val="20"/>
      <w:szCs w:val="20"/>
      <w:lang w:val="en" w:eastAsia="en"/>
    </w:rPr>
  </w:style>
  <w:style w:type="paragraph" w:styleId="CommentSubject">
    <w:name w:val="annotation subject"/>
    <w:basedOn w:val="CommentText"/>
    <w:next w:val="CommentText"/>
    <w:link w:val="CommentSubjectChar"/>
    <w:uiPriority w:val="99"/>
    <w:semiHidden/>
    <w:unhideWhenUsed/>
    <w:rsid w:val="001B7003"/>
    <w:rPr>
      <w:b/>
      <w:bCs/>
    </w:rPr>
  </w:style>
  <w:style w:type="character" w:customStyle="1" w:styleId="CommentSubjectChar">
    <w:name w:val="Comment Subject Char"/>
    <w:basedOn w:val="CommentTextChar"/>
    <w:link w:val="CommentSubject"/>
    <w:uiPriority w:val="99"/>
    <w:semiHidden/>
    <w:rsid w:val="001B7003"/>
    <w:rPr>
      <w:rFonts w:ascii="Calibri" w:eastAsia="Calibri" w:hAnsi="Calibri" w:cs="Times New Roman"/>
      <w:b/>
      <w:bCs/>
      <w:color w:val="000000"/>
      <w:sz w:val="20"/>
      <w:szCs w:val="20"/>
      <w:lang w:val="en" w:eastAsia="en"/>
    </w:rPr>
  </w:style>
  <w:style w:type="character" w:styleId="Hyperlink">
    <w:name w:val="Hyperlink"/>
    <w:basedOn w:val="DefaultParagraphFont"/>
    <w:uiPriority w:val="99"/>
    <w:unhideWhenUsed/>
    <w:rsid w:val="001B7003"/>
    <w:rPr>
      <w:color w:val="467886" w:themeColor="hyperlink"/>
      <w:u w:val="single"/>
    </w:rPr>
  </w:style>
  <w:style w:type="character" w:styleId="UnresolvedMention">
    <w:name w:val="Unresolved Mention"/>
    <w:basedOn w:val="DefaultParagraphFont"/>
    <w:uiPriority w:val="99"/>
    <w:semiHidden/>
    <w:unhideWhenUsed/>
    <w:rsid w:val="001B7003"/>
    <w:rPr>
      <w:color w:val="605E5C"/>
      <w:shd w:val="clear" w:color="auto" w:fill="E1DFDD"/>
    </w:rPr>
  </w:style>
  <w:style w:type="character" w:styleId="FollowedHyperlink">
    <w:name w:val="FollowedHyperlink"/>
    <w:basedOn w:val="DefaultParagraphFont"/>
    <w:uiPriority w:val="99"/>
    <w:semiHidden/>
    <w:unhideWhenUsed/>
    <w:rsid w:val="001B7003"/>
    <w:rPr>
      <w:color w:val="96607D" w:themeColor="followedHyperlink"/>
      <w:u w:val="single"/>
    </w:rPr>
  </w:style>
  <w:style w:type="paragraph" w:styleId="Revision">
    <w:name w:val="Revision"/>
    <w:hidden/>
    <w:uiPriority w:val="99"/>
    <w:semiHidden/>
    <w:rsid w:val="006252A0"/>
    <w:pPr>
      <w:spacing w:after="0" w:line="240" w:lineRule="auto"/>
    </w:pPr>
    <w:rPr>
      <w:rFonts w:ascii="Calibri" w:eastAsia="Calibri" w:hAnsi="Calibri" w:cs="Times New Roman"/>
      <w:color w:val="000000"/>
      <w:sz w:val="22"/>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712386">
      <w:bodyDiv w:val="1"/>
      <w:marLeft w:val="0"/>
      <w:marRight w:val="0"/>
      <w:marTop w:val="0"/>
      <w:marBottom w:val="0"/>
      <w:divBdr>
        <w:top w:val="none" w:sz="0" w:space="0" w:color="auto"/>
        <w:left w:val="none" w:sz="0" w:space="0" w:color="auto"/>
        <w:bottom w:val="none" w:sz="0" w:space="0" w:color="auto"/>
        <w:right w:val="none" w:sz="0" w:space="0" w:color="auto"/>
      </w:divBdr>
    </w:div>
    <w:div w:id="553932971">
      <w:bodyDiv w:val="1"/>
      <w:marLeft w:val="0"/>
      <w:marRight w:val="0"/>
      <w:marTop w:val="0"/>
      <w:marBottom w:val="0"/>
      <w:divBdr>
        <w:top w:val="none" w:sz="0" w:space="0" w:color="auto"/>
        <w:left w:val="none" w:sz="0" w:space="0" w:color="auto"/>
        <w:bottom w:val="none" w:sz="0" w:space="0" w:color="auto"/>
        <w:right w:val="none" w:sz="0" w:space="0" w:color="auto"/>
      </w:divBdr>
    </w:div>
    <w:div w:id="985863471">
      <w:bodyDiv w:val="1"/>
      <w:marLeft w:val="0"/>
      <w:marRight w:val="0"/>
      <w:marTop w:val="0"/>
      <w:marBottom w:val="0"/>
      <w:divBdr>
        <w:top w:val="none" w:sz="0" w:space="0" w:color="auto"/>
        <w:left w:val="none" w:sz="0" w:space="0" w:color="auto"/>
        <w:bottom w:val="none" w:sz="0" w:space="0" w:color="auto"/>
        <w:right w:val="none" w:sz="0" w:space="0" w:color="auto"/>
      </w:divBdr>
    </w:div>
    <w:div w:id="1080911431">
      <w:bodyDiv w:val="1"/>
      <w:marLeft w:val="0"/>
      <w:marRight w:val="0"/>
      <w:marTop w:val="0"/>
      <w:marBottom w:val="0"/>
      <w:divBdr>
        <w:top w:val="none" w:sz="0" w:space="0" w:color="auto"/>
        <w:left w:val="none" w:sz="0" w:space="0" w:color="auto"/>
        <w:bottom w:val="none" w:sz="0" w:space="0" w:color="auto"/>
        <w:right w:val="none" w:sz="0" w:space="0" w:color="auto"/>
      </w:divBdr>
    </w:div>
    <w:div w:id="1334719099">
      <w:bodyDiv w:val="1"/>
      <w:marLeft w:val="0"/>
      <w:marRight w:val="0"/>
      <w:marTop w:val="0"/>
      <w:marBottom w:val="0"/>
      <w:divBdr>
        <w:top w:val="none" w:sz="0" w:space="0" w:color="auto"/>
        <w:left w:val="none" w:sz="0" w:space="0" w:color="auto"/>
        <w:bottom w:val="none" w:sz="0" w:space="0" w:color="auto"/>
        <w:right w:val="none" w:sz="0" w:space="0" w:color="auto"/>
      </w:divBdr>
    </w:div>
    <w:div w:id="1433433599">
      <w:bodyDiv w:val="1"/>
      <w:marLeft w:val="0"/>
      <w:marRight w:val="0"/>
      <w:marTop w:val="0"/>
      <w:marBottom w:val="0"/>
      <w:divBdr>
        <w:top w:val="none" w:sz="0" w:space="0" w:color="auto"/>
        <w:left w:val="none" w:sz="0" w:space="0" w:color="auto"/>
        <w:bottom w:val="none" w:sz="0" w:space="0" w:color="auto"/>
        <w:right w:val="none" w:sz="0" w:space="0" w:color="auto"/>
      </w:divBdr>
    </w:div>
    <w:div w:id="1434939233">
      <w:bodyDiv w:val="1"/>
      <w:marLeft w:val="0"/>
      <w:marRight w:val="0"/>
      <w:marTop w:val="0"/>
      <w:marBottom w:val="0"/>
      <w:divBdr>
        <w:top w:val="none" w:sz="0" w:space="0" w:color="auto"/>
        <w:left w:val="none" w:sz="0" w:space="0" w:color="auto"/>
        <w:bottom w:val="none" w:sz="0" w:space="0" w:color="auto"/>
        <w:right w:val="none" w:sz="0" w:space="0" w:color="auto"/>
      </w:divBdr>
    </w:div>
    <w:div w:id="1515682791">
      <w:bodyDiv w:val="1"/>
      <w:marLeft w:val="0"/>
      <w:marRight w:val="0"/>
      <w:marTop w:val="0"/>
      <w:marBottom w:val="0"/>
      <w:divBdr>
        <w:top w:val="none" w:sz="0" w:space="0" w:color="auto"/>
        <w:left w:val="none" w:sz="0" w:space="0" w:color="auto"/>
        <w:bottom w:val="none" w:sz="0" w:space="0" w:color="auto"/>
        <w:right w:val="none" w:sz="0" w:space="0" w:color="auto"/>
      </w:divBdr>
    </w:div>
    <w:div w:id="1887913167">
      <w:bodyDiv w:val="1"/>
      <w:marLeft w:val="0"/>
      <w:marRight w:val="0"/>
      <w:marTop w:val="0"/>
      <w:marBottom w:val="0"/>
      <w:divBdr>
        <w:top w:val="none" w:sz="0" w:space="0" w:color="auto"/>
        <w:left w:val="none" w:sz="0" w:space="0" w:color="auto"/>
        <w:bottom w:val="none" w:sz="0" w:space="0" w:color="auto"/>
        <w:right w:val="none" w:sz="0" w:space="0" w:color="auto"/>
      </w:divBdr>
    </w:div>
    <w:div w:id="1998412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edium.com/seed-digital/how-to-business-model-canvas-explained-ad3676b6fe4a" TargetMode="External"/><Relationship Id="rId13" Type="http://schemas.openxmlformats.org/officeDocument/2006/relationships/hyperlink" Target="https://medium.com/seed-digital/how-to-business-model-canvas-explained-ad3676b6fe4a" TargetMode="External"/><Relationship Id="rId18" Type="http://schemas.openxmlformats.org/officeDocument/2006/relationships/hyperlink" Target="https://medium.com/seed-digital/how-to-business-model-canvas-explained-ad3676b6fe4a"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medium.com/seed-digital/how-to-business-model-canvas-explained-ad3676b6fe4a" TargetMode="External"/><Relationship Id="rId7" Type="http://schemas.openxmlformats.org/officeDocument/2006/relationships/hyperlink" Target="https://medium.com/seed-digital/how-to-business-model-canvas-explained-ad3676b6fe4a" TargetMode="External"/><Relationship Id="rId12" Type="http://schemas.openxmlformats.org/officeDocument/2006/relationships/hyperlink" Target="https://medium.com/seed-digital/how-to-business-model-canvas-explained-ad3676b6fe4a" TargetMode="External"/><Relationship Id="rId17" Type="http://schemas.openxmlformats.org/officeDocument/2006/relationships/hyperlink" Target="https://medium.com/seed-digital/how-to-business-model-canvas-explained-ad3676b6fe4a"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edium.com/seed-digital/how-to-business-model-canvas-explained-ad3676b6fe4a" TargetMode="External"/><Relationship Id="rId20" Type="http://schemas.openxmlformats.org/officeDocument/2006/relationships/hyperlink" Target="https://medium.com/seed-digital/how-to-business-model-canvas-explained-ad3676b6fe4a"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medium.com/seed-digital/how-to-business-model-canvas-explained-ad3676b6fe4a" TargetMode="External"/><Relationship Id="rId24" Type="http://schemas.openxmlformats.org/officeDocument/2006/relationships/hyperlink" Target="https://maze.co/guides/user-personas/user-persona-template/" TargetMode="External"/><Relationship Id="rId5" Type="http://schemas.openxmlformats.org/officeDocument/2006/relationships/image" Target="media/image1.jpg"/><Relationship Id="rId15" Type="http://schemas.openxmlformats.org/officeDocument/2006/relationships/hyperlink" Target="https://medium.com/seed-digital/how-to-business-model-canvas-explained-ad3676b6fe4a" TargetMode="External"/><Relationship Id="rId23" Type="http://schemas.openxmlformats.org/officeDocument/2006/relationships/hyperlink" Target="https://medium.com/seed-digital/how-to-business-model-canvas-explained-ad3676b6fe4a" TargetMode="External"/><Relationship Id="rId10" Type="http://schemas.openxmlformats.org/officeDocument/2006/relationships/hyperlink" Target="https://medium.com/seed-digital/how-to-business-model-canvas-explained-ad3676b6fe4a" TargetMode="External"/><Relationship Id="rId19" Type="http://schemas.openxmlformats.org/officeDocument/2006/relationships/hyperlink" Target="https://medium.com/seed-digital/how-to-business-model-canvas-explained-ad3676b6fe4a" TargetMode="External"/><Relationship Id="rId4" Type="http://schemas.openxmlformats.org/officeDocument/2006/relationships/webSettings" Target="webSettings.xml"/><Relationship Id="rId9" Type="http://schemas.openxmlformats.org/officeDocument/2006/relationships/hyperlink" Target="https://medium.com/seed-digital/how-to-business-model-canvas-explained-ad3676b6fe4a" TargetMode="External"/><Relationship Id="rId14" Type="http://schemas.openxmlformats.org/officeDocument/2006/relationships/hyperlink" Target="https://medium.com/seed-digital/how-to-business-model-canvas-explained-ad3676b6fe4a" TargetMode="External"/><Relationship Id="rId22" Type="http://schemas.openxmlformats.org/officeDocument/2006/relationships/hyperlink" Target="https://medium.com/seed-digital/how-to-business-model-canvas-explained-ad3676b6fe4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1374</Words>
  <Characters>7832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Pollock</dc:creator>
  <cp:keywords/>
  <dc:description/>
  <cp:lastModifiedBy>Keabetswe Thankge</cp:lastModifiedBy>
  <cp:revision>1</cp:revision>
  <dcterms:created xsi:type="dcterms:W3CDTF">2026-03-24T12:35:00Z</dcterms:created>
  <dcterms:modified xsi:type="dcterms:W3CDTF">2026-04-09T07:35:00Z</dcterms:modified>
</cp:coreProperties>
</file>